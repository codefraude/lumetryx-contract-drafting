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SUPPLY AGREEMENT</w:t>
      </w:r>
    </w:p>
    <w:sdt>
      <w:sdtPr>
        <w:alias w:val="Contents"/>
      </w:sdtPr>
      <w:sdtContent>
        <w:p>
          <w:pPr>
            <w:pStyle w:val="TOC2"/>
            <w:tabs>
              <w:tab w:val="clear" w:pos="8786"/>
              <w:tab w:val="right" w:pos="9025" w:leader="dot"/>
            </w:tabs>
          </w:pPr>
          <w:r>
            <w:fldChar w:fldCharType="begin" w:dirty="true"/>
            <w:instrText xml:space="preserve">TOC \h \o "2-2"</w:instrText>
            <w:fldChar w:fldCharType="separate"/>
          </w:r>
          <w:r>
            <w:t xml:space="default">Terms</w:t>
            <w:tab/>
            <w:t xml:space="default">1</w:t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Signatures</w:t>
            <w:tab/>
            <w:t xml:space="default">1</w:t>
          </w:r>
          <w:r>
            <w:fldChar w:fldCharType="end"/>
          </w:r>
        </w:p>
      </w:sdtContent>
    </w:sdt>
    <w:p>
      <w:r>
        <w:t xml:space="preserve">This Agreement is made on {{effective_date}} between {{supplier_name}} (the “Supplier”) and [BUYER NAME] (the “Buyer”).</w:t>
      </w:r>
    </w:p>
    <w:p>
      <w:pPr>
        <w:pStyle w:val="Heading2"/>
      </w:pPr>
      <w:r>
        <w:t xml:space="preserve">Terms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Supply</w:t>
      </w:r>
    </w:p>
    <w:p>
      <w:pPr>
        <w:pStyle w:val="ListParagraph"/>
        <w:numPr>
          <w:ilvl w:val="1"/>
          <w:numId w:val="2"/>
        </w:numPr>
        <w:spacing w:after="120"/>
      </w:pPr>
      <w:r>
        <w:t xml:space="preserve">The Supplier shall deliver {{product_description}} to the Buyer</w:t>
      </w:r>
      <w:ins w:id="1" w:author="Reviewer" w:date="2026-09-01T09:00:00Z">
        <w:r>
          <w:t xml:space="preserve"> within 14 days of each order</w:t>
        </w:r>
      </w:ins>
      <w:del w:id="2" w:author="Reviewer" w:date="2026-09-01T09:00:00Z">
        <w:r>
          <w:delText xml:space="preserve"> as soon as practicable</w:delText>
        </w:r>
      </w:del>
      <w:r>
        <w:t xml:space="preserve">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Price</w:t>
      </w:r>
    </w:p>
    <w:p>
      <w:pPr>
        <w:pStyle w:val="ListParagraph"/>
        <w:numPr>
          <w:ilvl w:val="1"/>
          <w:numId w:val="2"/>
        </w:numPr>
        <w:spacing w:after="120"/>
      </w:pPr>
      <w:r>
        <w:t xml:space="preserve">The unit price is {{unit_price}}</w:t>
      </w:r>
      <w:r>
        <w:rPr>
          <w:rStyle w:val="FootnoteReference"/>
        </w:rPr>
        <w:footnoteReference w:id="1"/>
      </w:r>
      <w:r>
        <w:t xml:space="preserve">, payable within 30 days of invoice.</w:t>
      </w:r>
    </w:p>
    <w:p>
      <w:pPr>
        <w:pStyle w:val="ListParagraph"/>
        <w:numPr>
          <w:ilvl w:val="1"/>
          <w:numId w:val="2"/>
        </w:numPr>
        <w:spacing w:after="120"/>
      </w:pPr>
      <w:commentRangeStart w:id="0"/>
      <w:r>
        <w:t xml:space="preserve">Risk in the goods passes to the Buyer on delivery.</w:t>
      </w:r>
      <w:commentRangeEnd w:id="0"/>
      <w:r>
        <w:commentReference w:id="0"/>
      </w:r>
    </w:p>
    <w:p>
      <w:pPr>
        <w:jc w:val="center"/>
      </w:pPr>
      <w:pict>
        <v:shape id="ujiyi3teukbbgq_buqpzp" type="#_x0000_t202" style="width:320pt;height:48pt">
          <v:textbox style="mso-fit-shape-to-text:t;" insetmode="auto">
            <w:txbxContent>
              <w:p>
                <w:r>
                  <w:rPr>
                    <w:b/>
                    <w:bCs/>
                  </w:rPr>
                  <w:t xml:space="preserve">Key contact: {{supplier_contact}}</w:t>
                </w:r>
              </w:p>
            </w:txbxContent>
          </v:textbox>
        </v:shape>
      </w:pict>
    </w:p>
    <w:p>
      <w:pPr>
        <w:pStyle w:val="Heading2"/>
      </w:pPr>
      <w:r>
        <w:t xml:space="preserve">Signatures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Supplier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Buyer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{{supplier_name}}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[BUYER NAME]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Signed by: ________________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Signed by: ________________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comment w:id="0" w:initials="RV" w:author="Reviewer" w:date="2026-09-01T09:00:00.000Z">
    <w:p>
      <w:r>
        <w:t xml:space="preserve">Confirm the delivery terms with logistics.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SYNTHETIC TEST FIXTURE · 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r>
        <w:t xml:space="preserve">Prices exclude VAT, charged at the rate in force on the invoice date.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drawing>
        <wp:inline distT="0" distB="0" distL="0" distR="0">
          <wp:extent cx="857250" cy="285750"/>
          <wp:effectExtent t="0" r="0" b="0" l="0"/>
          <wp:docPr id="1" name="Logo" descr="Supplier logo" title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85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555555"/>
        <w:sz w:val="18"/>
        <w:szCs w:val="18"/>
      </w:rPr>
      <w:t xml:space="preserve">  Supply Agreement — Ref: [REFERENCE NUMBER]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2" w:hanging="432"/>
      </w:pPr>
    </w:lvl>
    <w:lvl w:ilvl="1" w15:tentative="1">
      <w:start w:val="1"/>
      <w:numFmt w:val="decimal"/>
      <w:lvlText w:val="%1.%2."/>
      <w:lvlJc w:val="left"/>
      <w:pPr>
        <w:ind w:left="1008" w:hanging="576"/>
      </w:pPr>
    </w:lvl>
    <w:lvl w:ilvl="2" w15:tentative="1">
      <w:start w:val="1"/>
      <w:numFmt w:val="decimal"/>
      <w:lvlText w:val="%1.%2.%3."/>
      <w:lvlJc w:val="left"/>
      <w:pPr>
        <w:ind w:left="1728" w:hanging="7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240"/>
    </w:pPr>
    <w:rPr>
      <w:rFonts w:ascii="Georgia" w:cs="Georgia" w:eastAsia="Georgia" w:hAnsi="Georgia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pPr>
      <w:spacing w:after="120" w:before="200"/>
    </w:pPr>
    <w:rPr>
      <w:rFonts w:ascii="Georgia" w:cs="Georgia" w:eastAsia="Georgia" w:hAnsi="Georgia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8af4de16d5732af419336055569506bfdcb362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Lumetryx synthetic fixture</dc:creator>
  <cp:lastModifiedBy>Un-named</cp:lastModifiedBy>
  <cp:revision>1</cp:revision>
  <dcterms:created xsi:type="dcterms:W3CDTF">2026-09-24T12:13:45.326Z</dcterms:created>
  <dcterms:modified xsi:type="dcterms:W3CDTF">2026-09-24T12:13:45.326Z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